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692095" w14:textId="268C31DD" w:rsidR="009523B7" w:rsidRPr="00FC301B" w:rsidRDefault="009523B7" w:rsidP="00A50A8F">
      <w:pPr>
        <w:pBdr>
          <w:bottom w:val="single" w:sz="12" w:space="1" w:color="auto"/>
        </w:pBdr>
        <w:spacing w:after="600" w:line="288" w:lineRule="auto"/>
        <w:rPr>
          <w:b/>
          <w:bCs/>
          <w:color w:val="FFFFFF" w:themeColor="background1"/>
          <w:sz w:val="28"/>
          <w:szCs w:val="28"/>
        </w:rPr>
      </w:pPr>
      <w:r w:rsidRPr="00FC301B">
        <w:rPr>
          <w:b/>
          <w:bCs/>
          <w:sz w:val="28"/>
          <w:szCs w:val="28"/>
        </w:rPr>
        <w:t xml:space="preserve">FICHA </w:t>
      </w:r>
      <w:r w:rsidR="004F3278">
        <w:rPr>
          <w:b/>
          <w:bCs/>
          <w:sz w:val="28"/>
          <w:szCs w:val="28"/>
        </w:rPr>
        <w:t>DE PROTOTIPAGEM</w:t>
      </w:r>
      <w:r w:rsidR="001C65A5">
        <w:rPr>
          <w:b/>
          <w:bCs/>
          <w:sz w:val="28"/>
          <w:szCs w:val="28"/>
        </w:rPr>
        <w:t xml:space="preserve"> E DE VÍDEO</w:t>
      </w:r>
    </w:p>
    <w:tbl>
      <w:tblPr>
        <w:tblStyle w:val="Tabelacomgrade"/>
        <w:tblW w:w="9060" w:type="dxa"/>
        <w:tblCellMar>
          <w:top w:w="85" w:type="dxa"/>
          <w:left w:w="170" w:type="dxa"/>
          <w:bottom w:w="85" w:type="dxa"/>
        </w:tblCellMar>
        <w:tblLook w:val="04A0" w:firstRow="1" w:lastRow="0" w:firstColumn="1" w:lastColumn="0" w:noHBand="0" w:noVBand="1"/>
      </w:tblPr>
      <w:tblGrid>
        <w:gridCol w:w="2263"/>
        <w:gridCol w:w="6797"/>
      </w:tblGrid>
      <w:tr w:rsidR="00991584" w14:paraId="5CCD862E" w14:textId="77777777" w:rsidTr="00991584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72C93D1" w14:textId="01FDE53C" w:rsidR="00991584" w:rsidRPr="00A94710" w:rsidRDefault="00991584" w:rsidP="00991584">
            <w:pPr>
              <w:tabs>
                <w:tab w:val="left" w:pos="5687"/>
              </w:tabs>
              <w:spacing w:line="288" w:lineRule="auto"/>
            </w:pPr>
            <w:r w:rsidRPr="00A94710">
              <w:rPr>
                <w:rFonts w:eastAsia="Times New Roman" w:cs="Times New Roman"/>
                <w:b/>
              </w:rPr>
              <w:t>Grupo</w:t>
            </w:r>
          </w:p>
        </w:tc>
        <w:tc>
          <w:tcPr>
            <w:tcW w:w="6797" w:type="dxa"/>
            <w:vAlign w:val="center"/>
          </w:tcPr>
          <w:p w14:paraId="1F5B118C" w14:textId="132C0427" w:rsidR="000E355A" w:rsidRPr="000E355A" w:rsidRDefault="000E355A" w:rsidP="000E355A">
            <w:pPr>
              <w:rPr>
                <w:ins w:id="0" w:author="lyshimada@gmail.com" w:date="2026-10-22T10:58:00Z" w16du:dateUtc="2026-10-22T13:58:00Z"/>
                <w:color w:val="000000" w:themeColor="text1"/>
                <w:rPrChange w:id="1" w:author="lyshimada@gmail.com" w:date="2026-10-22T10:59:00Z" w16du:dateUtc="2026-10-22T13:59:00Z">
                  <w:rPr>
                    <w:ins w:id="2" w:author="lyshimada@gmail.com" w:date="2026-10-22T10:58:00Z" w16du:dateUtc="2026-10-22T13:58:00Z"/>
                  </w:rPr>
                </w:rPrChange>
              </w:rPr>
            </w:pPr>
            <w:ins w:id="3" w:author="lyshimada@gmail.com" w:date="2026-10-22T10:58:00Z" w16du:dateUtc="2026-10-22T13:58:00Z">
              <w:r w:rsidRPr="000E355A">
                <w:rPr>
                  <w:color w:val="000000" w:themeColor="text1"/>
                  <w:rPrChange w:id="4" w:author="lyshimada@gmail.com" w:date="2026-10-22T10:59:00Z" w16du:dateUtc="2026-10-22T13:59:00Z">
                    <w:rPr/>
                  </w:rPrChange>
                </w:rPr>
                <w:t xml:space="preserve">Bruna Tavares </w:t>
              </w:r>
              <w:proofErr w:type="spellStart"/>
              <w:r w:rsidRPr="000E355A">
                <w:rPr>
                  <w:color w:val="000000" w:themeColor="text1"/>
                  <w:rPrChange w:id="5" w:author="lyshimada@gmail.com" w:date="2026-10-22T10:59:00Z" w16du:dateUtc="2026-10-22T13:59:00Z">
                    <w:rPr/>
                  </w:rPrChange>
                </w:rPr>
                <w:t>Kumayama</w:t>
              </w:r>
              <w:proofErr w:type="spellEnd"/>
              <w:r w:rsidRPr="000E355A">
                <w:rPr>
                  <w:color w:val="000000" w:themeColor="text1"/>
                  <w:rPrChange w:id="6" w:author="lyshimada@gmail.com" w:date="2026-10-22T10:59:00Z" w16du:dateUtc="2026-10-22T13:59:00Z">
                    <w:rPr/>
                  </w:rPrChange>
                </w:rPr>
                <w:t>,</w:t>
              </w:r>
            </w:ins>
            <w:ins w:id="7" w:author="lyshimada@gmail.com" w:date="2026-10-22T11:41:00Z" w16du:dateUtc="2026-10-22T14:41:00Z">
              <w:r w:rsidR="001D7FA1">
                <w:rPr>
                  <w:color w:val="000000" w:themeColor="text1"/>
                </w:rPr>
                <w:t xml:space="preserve"> RA:</w:t>
              </w:r>
            </w:ins>
            <w:ins w:id="8" w:author="lyshimada@gmail.com" w:date="2026-10-22T10:58:00Z" w16du:dateUtc="2026-10-22T13:58:00Z">
              <w:r w:rsidRPr="000E355A">
                <w:rPr>
                  <w:color w:val="000000" w:themeColor="text1"/>
                  <w:rPrChange w:id="9" w:author="lyshimada@gmail.com" w:date="2026-10-22T10:59:00Z" w16du:dateUtc="2026-10-22T13:59:00Z">
                    <w:rPr/>
                  </w:rPrChange>
                </w:rPr>
                <w:t xml:space="preserve"> 24222328</w:t>
              </w:r>
            </w:ins>
          </w:p>
          <w:p w14:paraId="03BCD98A" w14:textId="13D58CCE" w:rsidR="000E355A" w:rsidRPr="000E355A" w:rsidRDefault="000E355A">
            <w:pPr>
              <w:rPr>
                <w:ins w:id="10" w:author="lyshimada@gmail.com" w:date="2026-10-22T10:58:00Z" w16du:dateUtc="2026-10-22T13:58:00Z"/>
                <w:color w:val="000000" w:themeColor="text1"/>
                <w:rPrChange w:id="11" w:author="lyshimada@gmail.com" w:date="2026-10-22T10:59:00Z" w16du:dateUtc="2026-10-22T13:59:00Z">
                  <w:rPr>
                    <w:ins w:id="12" w:author="lyshimada@gmail.com" w:date="2026-10-22T10:58:00Z" w16du:dateUtc="2026-10-22T13:58:00Z"/>
                  </w:rPr>
                </w:rPrChange>
              </w:rPr>
            </w:pPr>
            <w:ins w:id="13" w:author="lyshimada@gmail.com" w:date="2026-10-22T10:58:00Z" w16du:dateUtc="2026-10-22T13:58:00Z">
              <w:r w:rsidRPr="000E355A">
                <w:rPr>
                  <w:color w:val="000000" w:themeColor="text1"/>
                  <w:rPrChange w:id="14" w:author="lyshimada@gmail.com" w:date="2026-10-22T10:59:00Z" w16du:dateUtc="2026-10-22T13:59:00Z">
                    <w:rPr/>
                  </w:rPrChange>
                </w:rPr>
                <w:t>Bruno Pinheiro de Oliveira,</w:t>
              </w:r>
            </w:ins>
            <w:ins w:id="15" w:author="lyshimada@gmail.com" w:date="2026-10-22T11:41:00Z" w16du:dateUtc="2026-10-22T14:41:00Z">
              <w:r w:rsidR="001D7FA1">
                <w:rPr>
                  <w:color w:val="000000" w:themeColor="text1"/>
                </w:rPr>
                <w:t xml:space="preserve"> RA</w:t>
              </w:r>
            </w:ins>
            <w:ins w:id="16" w:author="lyshimada@gmail.com" w:date="2026-10-22T11:49:00Z" w16du:dateUtc="2026-10-22T14:49:00Z">
              <w:r w:rsidR="003C4B52">
                <w:rPr>
                  <w:color w:val="000000" w:themeColor="text1"/>
                </w:rPr>
                <w:t>:</w:t>
              </w:r>
            </w:ins>
            <w:ins w:id="17" w:author="lyshimada@gmail.com" w:date="2026-10-22T10:58:00Z" w16du:dateUtc="2026-10-22T13:58:00Z">
              <w:r w:rsidRPr="000E355A">
                <w:rPr>
                  <w:color w:val="000000" w:themeColor="text1"/>
                  <w:rPrChange w:id="18" w:author="lyshimada@gmail.com" w:date="2026-10-22T10:59:00Z" w16du:dateUtc="2026-10-22T13:59:00Z">
                    <w:rPr/>
                  </w:rPrChange>
                </w:rPr>
                <w:t xml:space="preserve"> 2103240</w:t>
              </w:r>
            </w:ins>
          </w:p>
          <w:p w14:paraId="7EF24704" w14:textId="7D2805CE" w:rsidR="000E355A" w:rsidRPr="000E355A" w:rsidRDefault="000E355A">
            <w:pPr>
              <w:rPr>
                <w:ins w:id="19" w:author="lyshimada@gmail.com" w:date="2026-10-22T10:58:00Z" w16du:dateUtc="2026-10-22T13:58:00Z"/>
                <w:color w:val="000000" w:themeColor="text1"/>
                <w:rPrChange w:id="20" w:author="lyshimada@gmail.com" w:date="2026-10-22T10:59:00Z" w16du:dateUtc="2026-10-22T13:59:00Z">
                  <w:rPr>
                    <w:ins w:id="21" w:author="lyshimada@gmail.com" w:date="2026-10-22T10:58:00Z" w16du:dateUtc="2026-10-22T13:58:00Z"/>
                  </w:rPr>
                </w:rPrChange>
              </w:rPr>
            </w:pPr>
            <w:ins w:id="22" w:author="lyshimada@gmail.com" w:date="2026-10-22T10:58:00Z" w16du:dateUtc="2026-10-22T13:58:00Z">
              <w:r w:rsidRPr="000E355A">
                <w:rPr>
                  <w:color w:val="000000" w:themeColor="text1"/>
                  <w:rPrChange w:id="23" w:author="lyshimada@gmail.com" w:date="2026-10-22T10:59:00Z" w16du:dateUtc="2026-10-22T13:59:00Z">
                    <w:rPr/>
                  </w:rPrChange>
                </w:rPr>
                <w:t>Celso Albuquerque Gon</w:t>
              </w:r>
              <w:r w:rsidRPr="000E355A">
                <w:rPr>
                  <w:rFonts w:hint="eastAsia"/>
                  <w:color w:val="000000" w:themeColor="text1"/>
                  <w:rPrChange w:id="24" w:author="lyshimada@gmail.com" w:date="2026-10-22T10:59:00Z" w16du:dateUtc="2026-10-22T13:59:00Z">
                    <w:rPr>
                      <w:rFonts w:hint="eastAsia"/>
                    </w:rPr>
                  </w:rPrChange>
                </w:rPr>
                <w:t>ç</w:t>
              </w:r>
              <w:r w:rsidRPr="000E355A">
                <w:rPr>
                  <w:color w:val="000000" w:themeColor="text1"/>
                  <w:rPrChange w:id="25" w:author="lyshimada@gmail.com" w:date="2026-10-22T10:59:00Z" w16du:dateUtc="2026-10-22T13:59:00Z">
                    <w:rPr/>
                  </w:rPrChange>
                </w:rPr>
                <w:t xml:space="preserve">alves, </w:t>
              </w:r>
            </w:ins>
            <w:ins w:id="26" w:author="lyshimada@gmail.com" w:date="2026-10-22T11:49:00Z" w16du:dateUtc="2026-10-22T14:49:00Z">
              <w:r w:rsidR="003C4B52">
                <w:rPr>
                  <w:color w:val="000000" w:themeColor="text1"/>
                </w:rPr>
                <w:t>RA:</w:t>
              </w:r>
            </w:ins>
            <w:ins w:id="27" w:author="lyshimada@gmail.com" w:date="2026-10-22T11:50:00Z" w16du:dateUtc="2026-10-22T14:50:00Z">
              <w:r w:rsidR="00D0718F">
                <w:rPr>
                  <w:color w:val="000000" w:themeColor="text1"/>
                </w:rPr>
                <w:t xml:space="preserve"> </w:t>
              </w:r>
            </w:ins>
            <w:ins w:id="28" w:author="lyshimada@gmail.com" w:date="2026-10-22T10:58:00Z" w16du:dateUtc="2026-10-22T13:58:00Z">
              <w:r w:rsidRPr="000E355A">
                <w:rPr>
                  <w:color w:val="000000" w:themeColor="text1"/>
                  <w:rPrChange w:id="29" w:author="lyshimada@gmail.com" w:date="2026-10-22T10:59:00Z" w16du:dateUtc="2026-10-22T13:59:00Z">
                    <w:rPr/>
                  </w:rPrChange>
                </w:rPr>
                <w:t>24223342</w:t>
              </w:r>
            </w:ins>
          </w:p>
          <w:p w14:paraId="2F9B5406" w14:textId="7FCCC3EA" w:rsidR="000E355A" w:rsidRPr="000E355A" w:rsidRDefault="000E355A">
            <w:pPr>
              <w:rPr>
                <w:ins w:id="30" w:author="lyshimada@gmail.com" w:date="2026-10-22T10:58:00Z" w16du:dateUtc="2026-10-22T13:58:00Z"/>
                <w:color w:val="000000" w:themeColor="text1"/>
                <w:rPrChange w:id="31" w:author="lyshimada@gmail.com" w:date="2026-10-22T10:59:00Z" w16du:dateUtc="2026-10-22T13:59:00Z">
                  <w:rPr>
                    <w:ins w:id="32" w:author="lyshimada@gmail.com" w:date="2026-10-22T10:58:00Z" w16du:dateUtc="2026-10-22T13:58:00Z"/>
                  </w:rPr>
                </w:rPrChange>
              </w:rPr>
            </w:pPr>
            <w:ins w:id="33" w:author="lyshimada@gmail.com" w:date="2026-10-22T10:58:00Z" w16du:dateUtc="2026-10-22T13:58:00Z">
              <w:r w:rsidRPr="000E355A">
                <w:rPr>
                  <w:color w:val="000000" w:themeColor="text1"/>
                  <w:rPrChange w:id="34" w:author="lyshimada@gmail.com" w:date="2026-10-22T10:59:00Z" w16du:dateUtc="2026-10-22T13:59:00Z">
                    <w:rPr/>
                  </w:rPrChange>
                </w:rPr>
                <w:t xml:space="preserve">Fernando Lima Barbosa, </w:t>
              </w:r>
            </w:ins>
            <w:ins w:id="35" w:author="lyshimada@gmail.com" w:date="2026-10-22T11:49:00Z" w16du:dateUtc="2026-10-22T14:49:00Z">
              <w:r w:rsidR="003C4B52">
                <w:rPr>
                  <w:color w:val="000000" w:themeColor="text1"/>
                </w:rPr>
                <w:t xml:space="preserve">RA: </w:t>
              </w:r>
            </w:ins>
            <w:ins w:id="36" w:author="lyshimada@gmail.com" w:date="2026-10-22T10:58:00Z" w16du:dateUtc="2026-10-22T13:58:00Z">
              <w:r w:rsidRPr="000E355A">
                <w:rPr>
                  <w:color w:val="000000" w:themeColor="text1"/>
                  <w:rPrChange w:id="37" w:author="lyshimada@gmail.com" w:date="2026-10-22T10:59:00Z" w16du:dateUtc="2026-10-22T13:59:00Z">
                    <w:rPr/>
                  </w:rPrChange>
                </w:rPr>
                <w:t>24203516</w:t>
              </w:r>
            </w:ins>
          </w:p>
          <w:p w14:paraId="74F32F7C" w14:textId="0373BC08" w:rsidR="000E355A" w:rsidRPr="000E355A" w:rsidRDefault="000E355A">
            <w:pPr>
              <w:rPr>
                <w:ins w:id="38" w:author="lyshimada@gmail.com" w:date="2026-10-22T10:58:00Z" w16du:dateUtc="2026-10-22T13:58:00Z"/>
                <w:color w:val="000000" w:themeColor="text1"/>
                <w:rPrChange w:id="39" w:author="lyshimada@gmail.com" w:date="2026-10-22T10:59:00Z" w16du:dateUtc="2026-10-22T13:59:00Z">
                  <w:rPr>
                    <w:ins w:id="40" w:author="lyshimada@gmail.com" w:date="2026-10-22T10:58:00Z" w16du:dateUtc="2026-10-22T13:58:00Z"/>
                  </w:rPr>
                </w:rPrChange>
              </w:rPr>
            </w:pPr>
            <w:ins w:id="41" w:author="lyshimada@gmail.com" w:date="2026-10-22T10:58:00Z" w16du:dateUtc="2026-10-22T13:58:00Z">
              <w:r w:rsidRPr="000E355A">
                <w:rPr>
                  <w:color w:val="000000" w:themeColor="text1"/>
                  <w:rPrChange w:id="42" w:author="lyshimada@gmail.com" w:date="2026-10-22T10:59:00Z" w16du:dateUtc="2026-10-22T13:59:00Z">
                    <w:rPr/>
                  </w:rPrChange>
                </w:rPr>
                <w:t xml:space="preserve">Leandro </w:t>
              </w:r>
              <w:proofErr w:type="spellStart"/>
              <w:r w:rsidRPr="000E355A">
                <w:rPr>
                  <w:color w:val="000000" w:themeColor="text1"/>
                  <w:rPrChange w:id="43" w:author="lyshimada@gmail.com" w:date="2026-10-22T10:59:00Z" w16du:dateUtc="2026-10-22T13:59:00Z">
                    <w:rPr/>
                  </w:rPrChange>
                </w:rPr>
                <w:t>Yoshio</w:t>
              </w:r>
              <w:proofErr w:type="spellEnd"/>
              <w:r w:rsidRPr="000E355A">
                <w:rPr>
                  <w:color w:val="000000" w:themeColor="text1"/>
                  <w:rPrChange w:id="44" w:author="lyshimada@gmail.com" w:date="2026-10-22T10:59:00Z" w16du:dateUtc="2026-10-22T13:59:00Z">
                    <w:rPr/>
                  </w:rPrChange>
                </w:rPr>
                <w:t xml:space="preserve"> Shimada, </w:t>
              </w:r>
            </w:ins>
            <w:ins w:id="45" w:author="lyshimada@gmail.com" w:date="2026-10-22T11:49:00Z" w16du:dateUtc="2026-10-22T14:49:00Z">
              <w:r w:rsidR="003C4B52">
                <w:rPr>
                  <w:color w:val="000000" w:themeColor="text1"/>
                </w:rPr>
                <w:t>RA:</w:t>
              </w:r>
            </w:ins>
            <w:ins w:id="46" w:author="lyshimada@gmail.com" w:date="2026-10-22T11:50:00Z" w16du:dateUtc="2026-10-22T14:50:00Z">
              <w:r w:rsidR="00D0718F">
                <w:rPr>
                  <w:color w:val="000000" w:themeColor="text1"/>
                </w:rPr>
                <w:t xml:space="preserve"> </w:t>
              </w:r>
            </w:ins>
            <w:ins w:id="47" w:author="lyshimada@gmail.com" w:date="2026-10-22T10:58:00Z" w16du:dateUtc="2026-10-22T13:58:00Z">
              <w:r w:rsidRPr="000E355A">
                <w:rPr>
                  <w:color w:val="000000" w:themeColor="text1"/>
                  <w:rPrChange w:id="48" w:author="lyshimada@gmail.com" w:date="2026-10-22T10:59:00Z" w16du:dateUtc="2026-10-22T13:59:00Z">
                    <w:rPr/>
                  </w:rPrChange>
                </w:rPr>
                <w:t>24217022</w:t>
              </w:r>
            </w:ins>
          </w:p>
          <w:p w14:paraId="3071A8ED" w14:textId="0A012CB1" w:rsidR="000E355A" w:rsidRPr="000E355A" w:rsidRDefault="000E355A">
            <w:pPr>
              <w:rPr>
                <w:ins w:id="49" w:author="lyshimada@gmail.com" w:date="2026-10-22T10:58:00Z" w16du:dateUtc="2026-10-22T13:58:00Z"/>
                <w:color w:val="000000" w:themeColor="text1"/>
                <w:rPrChange w:id="50" w:author="lyshimada@gmail.com" w:date="2026-10-22T10:59:00Z" w16du:dateUtc="2026-10-22T13:59:00Z">
                  <w:rPr>
                    <w:ins w:id="51" w:author="lyshimada@gmail.com" w:date="2026-10-22T10:58:00Z" w16du:dateUtc="2026-10-22T13:58:00Z"/>
                  </w:rPr>
                </w:rPrChange>
              </w:rPr>
            </w:pPr>
            <w:ins w:id="52" w:author="lyshimada@gmail.com" w:date="2026-10-22T10:58:00Z" w16du:dateUtc="2026-10-22T13:58:00Z">
              <w:r w:rsidRPr="000E355A">
                <w:rPr>
                  <w:color w:val="000000" w:themeColor="text1"/>
                  <w:rPrChange w:id="53" w:author="lyshimada@gmail.com" w:date="2026-10-22T10:59:00Z" w16du:dateUtc="2026-10-22T13:59:00Z">
                    <w:rPr/>
                  </w:rPrChange>
                </w:rPr>
                <w:t xml:space="preserve">Nelson T </w:t>
              </w:r>
              <w:proofErr w:type="spellStart"/>
              <w:r w:rsidRPr="000E355A">
                <w:rPr>
                  <w:color w:val="000000" w:themeColor="text1"/>
                  <w:rPrChange w:id="54" w:author="lyshimada@gmail.com" w:date="2026-10-22T10:59:00Z" w16du:dateUtc="2026-10-22T13:59:00Z">
                    <w:rPr/>
                  </w:rPrChange>
                </w:rPr>
                <w:t>Michels</w:t>
              </w:r>
              <w:proofErr w:type="spellEnd"/>
              <w:r w:rsidRPr="000E355A">
                <w:rPr>
                  <w:color w:val="000000" w:themeColor="text1"/>
                  <w:rPrChange w:id="55" w:author="lyshimada@gmail.com" w:date="2026-10-22T10:59:00Z" w16du:dateUtc="2026-10-22T13:59:00Z">
                    <w:rPr/>
                  </w:rPrChange>
                </w:rPr>
                <w:t xml:space="preserve">, </w:t>
              </w:r>
            </w:ins>
            <w:ins w:id="56" w:author="lyshimada@gmail.com" w:date="2026-10-22T11:50:00Z" w16du:dateUtc="2026-10-22T14:50:00Z">
              <w:r w:rsidR="00D0718F">
                <w:rPr>
                  <w:color w:val="000000" w:themeColor="text1"/>
                </w:rPr>
                <w:t xml:space="preserve">RA: </w:t>
              </w:r>
            </w:ins>
            <w:ins w:id="57" w:author="lyshimada@gmail.com" w:date="2026-10-22T10:58:00Z" w16du:dateUtc="2026-10-22T13:58:00Z">
              <w:r w:rsidRPr="000E355A">
                <w:rPr>
                  <w:color w:val="000000" w:themeColor="text1"/>
                  <w:rPrChange w:id="58" w:author="lyshimada@gmail.com" w:date="2026-10-22T10:59:00Z" w16du:dateUtc="2026-10-22T13:59:00Z">
                    <w:rPr/>
                  </w:rPrChange>
                </w:rPr>
                <w:t>2007985</w:t>
              </w:r>
            </w:ins>
          </w:p>
          <w:p w14:paraId="136A4FC3" w14:textId="7C13EEA9" w:rsidR="000E355A" w:rsidRPr="000E355A" w:rsidRDefault="000E355A">
            <w:pPr>
              <w:rPr>
                <w:ins w:id="59" w:author="lyshimada@gmail.com" w:date="2026-10-22T10:58:00Z" w16du:dateUtc="2026-10-22T13:58:00Z"/>
                <w:color w:val="000000" w:themeColor="text1"/>
                <w:rPrChange w:id="60" w:author="lyshimada@gmail.com" w:date="2026-10-22T10:59:00Z" w16du:dateUtc="2026-10-22T13:59:00Z">
                  <w:rPr>
                    <w:ins w:id="61" w:author="lyshimada@gmail.com" w:date="2026-10-22T10:58:00Z" w16du:dateUtc="2026-10-22T13:58:00Z"/>
                  </w:rPr>
                </w:rPrChange>
              </w:rPr>
            </w:pPr>
            <w:ins w:id="62" w:author="lyshimada@gmail.com" w:date="2026-10-22T10:58:00Z" w16du:dateUtc="2026-10-22T13:58:00Z">
              <w:r w:rsidRPr="000E355A">
                <w:rPr>
                  <w:color w:val="000000" w:themeColor="text1"/>
                  <w:rPrChange w:id="63" w:author="lyshimada@gmail.com" w:date="2026-10-22T10:59:00Z" w16du:dateUtc="2026-10-22T13:59:00Z">
                    <w:rPr/>
                  </w:rPrChange>
                </w:rPr>
                <w:t xml:space="preserve">Paulo </w:t>
              </w:r>
              <w:proofErr w:type="spellStart"/>
              <w:r w:rsidRPr="000E355A">
                <w:rPr>
                  <w:color w:val="000000" w:themeColor="text1"/>
                  <w:rPrChange w:id="64" w:author="lyshimada@gmail.com" w:date="2026-10-22T10:59:00Z" w16du:dateUtc="2026-10-22T13:59:00Z">
                    <w:rPr/>
                  </w:rPrChange>
                </w:rPr>
                <w:t>Fellipe</w:t>
              </w:r>
              <w:proofErr w:type="spellEnd"/>
              <w:r w:rsidRPr="000E355A">
                <w:rPr>
                  <w:color w:val="000000" w:themeColor="text1"/>
                  <w:rPrChange w:id="65" w:author="lyshimada@gmail.com" w:date="2026-10-22T10:59:00Z" w16du:dateUtc="2026-10-22T13:59:00Z">
                    <w:rPr/>
                  </w:rPrChange>
                </w:rPr>
                <w:t xml:space="preserve"> Proen</w:t>
              </w:r>
              <w:r w:rsidRPr="000E355A">
                <w:rPr>
                  <w:rFonts w:hint="eastAsia"/>
                  <w:color w:val="000000" w:themeColor="text1"/>
                  <w:rPrChange w:id="66" w:author="lyshimada@gmail.com" w:date="2026-10-22T10:59:00Z" w16du:dateUtc="2026-10-22T13:59:00Z">
                    <w:rPr>
                      <w:rFonts w:hint="eastAsia"/>
                    </w:rPr>
                  </w:rPrChange>
                </w:rPr>
                <w:t>ç</w:t>
              </w:r>
              <w:r w:rsidRPr="000E355A">
                <w:rPr>
                  <w:color w:val="000000" w:themeColor="text1"/>
                  <w:rPrChange w:id="67" w:author="lyshimada@gmail.com" w:date="2026-10-22T10:59:00Z" w16du:dateUtc="2026-10-22T13:59:00Z">
                    <w:rPr/>
                  </w:rPrChange>
                </w:rPr>
                <w:t xml:space="preserve">a dos Santos, </w:t>
              </w:r>
            </w:ins>
            <w:ins w:id="68" w:author="lyshimada@gmail.com" w:date="2026-10-22T11:50:00Z" w16du:dateUtc="2026-10-22T14:50:00Z">
              <w:r w:rsidR="00D0718F">
                <w:rPr>
                  <w:color w:val="000000" w:themeColor="text1"/>
                </w:rPr>
                <w:t xml:space="preserve">RA: </w:t>
              </w:r>
            </w:ins>
            <w:ins w:id="69" w:author="lyshimada@gmail.com" w:date="2026-10-22T10:58:00Z" w16du:dateUtc="2026-10-22T13:58:00Z">
              <w:r w:rsidRPr="000E355A">
                <w:rPr>
                  <w:color w:val="000000" w:themeColor="text1"/>
                  <w:rPrChange w:id="70" w:author="lyshimada@gmail.com" w:date="2026-10-22T10:59:00Z" w16du:dateUtc="2026-10-22T13:59:00Z">
                    <w:rPr/>
                  </w:rPrChange>
                </w:rPr>
                <w:t>24205389</w:t>
              </w:r>
            </w:ins>
          </w:p>
          <w:p w14:paraId="642FA712" w14:textId="61CBEB6C" w:rsidR="00991584" w:rsidRPr="000E355A" w:rsidRDefault="000E355A" w:rsidP="00991584">
            <w:pPr>
              <w:tabs>
                <w:tab w:val="left" w:pos="5687"/>
              </w:tabs>
              <w:spacing w:line="288" w:lineRule="auto"/>
              <w:rPr>
                <w:color w:val="000000" w:themeColor="text1"/>
                <w:rPrChange w:id="71" w:author="lyshimada@gmail.com" w:date="2026-10-22T10:59:00Z" w16du:dateUtc="2026-10-22T13:59:00Z">
                  <w:rPr/>
                </w:rPrChange>
              </w:rPr>
            </w:pPr>
            <w:ins w:id="72" w:author="lyshimada@gmail.com" w:date="2026-10-22T10:58:00Z" w16du:dateUtc="2026-10-22T13:58:00Z">
              <w:r w:rsidRPr="000E355A">
                <w:rPr>
                  <w:color w:val="000000" w:themeColor="text1"/>
                  <w:rPrChange w:id="73" w:author="lyshimada@gmail.com" w:date="2026-10-22T10:59:00Z" w16du:dateUtc="2026-10-22T13:59:00Z">
                    <w:rPr/>
                  </w:rPrChange>
                </w:rPr>
                <w:t xml:space="preserve">Victor Hugo Ferreira Paschoal, </w:t>
              </w:r>
            </w:ins>
            <w:ins w:id="74" w:author="lyshimada@gmail.com" w:date="2026-10-22T11:50:00Z" w16du:dateUtc="2026-10-22T14:50:00Z">
              <w:r w:rsidR="00D0718F">
                <w:rPr>
                  <w:color w:val="000000" w:themeColor="text1"/>
                </w:rPr>
                <w:t xml:space="preserve">RA: </w:t>
              </w:r>
            </w:ins>
            <w:ins w:id="75" w:author="lyshimada@gmail.com" w:date="2026-10-22T10:58:00Z" w16du:dateUtc="2026-10-22T13:58:00Z">
              <w:r w:rsidRPr="000E355A">
                <w:rPr>
                  <w:color w:val="000000" w:themeColor="text1"/>
                  <w:rPrChange w:id="76" w:author="lyshimada@gmail.com" w:date="2026-10-22T10:59:00Z" w16du:dateUtc="2026-10-22T13:59:00Z">
                    <w:rPr/>
                  </w:rPrChange>
                </w:rPr>
                <w:t>24215228</w:t>
              </w:r>
            </w:ins>
          </w:p>
        </w:tc>
      </w:tr>
      <w:tr w:rsidR="00991584" w14:paraId="495D986D" w14:textId="77777777" w:rsidTr="00991584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2DFBF9B6" w14:textId="0E9CE0C2" w:rsidR="00991584" w:rsidRPr="00A94710" w:rsidRDefault="00041F37" w:rsidP="00991584">
            <w:pPr>
              <w:tabs>
                <w:tab w:val="left" w:pos="5687"/>
              </w:tabs>
              <w:spacing w:line="288" w:lineRule="auto"/>
            </w:pPr>
            <w:r>
              <w:rPr>
                <w:rFonts w:eastAsia="Times New Roman" w:cs="Times New Roman"/>
                <w:b/>
              </w:rPr>
              <w:t>REGIONAL</w:t>
            </w:r>
          </w:p>
        </w:tc>
        <w:tc>
          <w:tcPr>
            <w:tcW w:w="6797" w:type="dxa"/>
            <w:vAlign w:val="center"/>
          </w:tcPr>
          <w:p w14:paraId="36A7981B" w14:textId="15C3C1A7" w:rsidR="00991584" w:rsidRPr="00A94710" w:rsidRDefault="00181C4B" w:rsidP="00991584">
            <w:pPr>
              <w:tabs>
                <w:tab w:val="left" w:pos="5687"/>
              </w:tabs>
              <w:spacing w:line="288" w:lineRule="auto"/>
            </w:pPr>
            <w:ins w:id="77" w:author="lyshimada@gmail.com" w:date="2026-10-22T10:51:00Z" w16du:dateUtc="2026-10-22T13:51:00Z">
              <w:r>
                <w:rPr>
                  <w:highlight w:val="white"/>
                </w:rPr>
                <w:t>Itanhaém e Peruíbe</w:t>
              </w:r>
            </w:ins>
          </w:p>
        </w:tc>
      </w:tr>
      <w:tr w:rsidR="00991584" w14:paraId="17CF57E1" w14:textId="77777777" w:rsidTr="00991584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396D35D" w14:textId="536BD8D2" w:rsidR="00991584" w:rsidRPr="00A94710" w:rsidRDefault="00991584" w:rsidP="00991584">
            <w:pPr>
              <w:tabs>
                <w:tab w:val="left" w:pos="5687"/>
              </w:tabs>
              <w:spacing w:line="288" w:lineRule="auto"/>
            </w:pPr>
            <w:r w:rsidRPr="00A94710">
              <w:rPr>
                <w:rFonts w:eastAsia="Times New Roman" w:cs="Times New Roman"/>
                <w:b/>
              </w:rPr>
              <w:t>Curso</w:t>
            </w:r>
          </w:p>
        </w:tc>
        <w:tc>
          <w:tcPr>
            <w:tcW w:w="6797" w:type="dxa"/>
            <w:vAlign w:val="center"/>
          </w:tcPr>
          <w:p w14:paraId="5C3781A2" w14:textId="520237B5" w:rsidR="00991584" w:rsidRPr="00A94710" w:rsidRDefault="002D58AB" w:rsidP="00991584">
            <w:pPr>
              <w:tabs>
                <w:tab w:val="left" w:pos="5687"/>
              </w:tabs>
              <w:spacing w:line="288" w:lineRule="auto"/>
            </w:pPr>
            <w:ins w:id="78" w:author="lyshimada@gmail.com" w:date="2026-10-22T11:07:00Z" w16du:dateUtc="2026-10-22T14:07:00Z">
              <w:r>
                <w:rPr>
                  <w:rFonts w:eastAsia="Times New Roman" w:cs="Times New Roman"/>
                  <w:highlight w:val="white"/>
                </w:rPr>
                <w:t>Tecnologia da Informação</w:t>
              </w:r>
              <w:r w:rsidR="00CC6F81">
                <w:rPr>
                  <w:rFonts w:eastAsia="Times New Roman" w:cs="Times New Roman"/>
                  <w:highlight w:val="white"/>
                </w:rPr>
                <w:t xml:space="preserve">, Ciência </w:t>
              </w:r>
            </w:ins>
            <w:ins w:id="79" w:author="lyshimada@gmail.com" w:date="2026-10-22T11:08:00Z" w16du:dateUtc="2026-10-22T14:08:00Z">
              <w:r w:rsidR="00CC6F81">
                <w:rPr>
                  <w:rFonts w:eastAsia="Times New Roman" w:cs="Times New Roman"/>
                  <w:highlight w:val="white"/>
                </w:rPr>
                <w:t xml:space="preserve">de Dados e Engenharia de Computação </w:t>
              </w:r>
            </w:ins>
          </w:p>
        </w:tc>
      </w:tr>
      <w:tr w:rsidR="00991584" w14:paraId="705C6052" w14:textId="77777777" w:rsidTr="00991584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7C869A15" w14:textId="5EED85A3" w:rsidR="00991584" w:rsidRPr="00A94710" w:rsidRDefault="00991584" w:rsidP="00991584">
            <w:pPr>
              <w:tabs>
                <w:tab w:val="left" w:pos="5687"/>
              </w:tabs>
              <w:spacing w:line="288" w:lineRule="auto"/>
            </w:pPr>
            <w:r w:rsidRPr="00A94710">
              <w:rPr>
                <w:rFonts w:eastAsia="Times New Roman" w:cs="Times New Roman"/>
                <w:b/>
              </w:rPr>
              <w:t>Disciplina</w:t>
            </w:r>
          </w:p>
        </w:tc>
        <w:tc>
          <w:tcPr>
            <w:tcW w:w="6797" w:type="dxa"/>
            <w:vAlign w:val="center"/>
          </w:tcPr>
          <w:p w14:paraId="52D20CE4" w14:textId="2686150B" w:rsidR="00991584" w:rsidRPr="00A94710" w:rsidRDefault="005A45B4" w:rsidP="00991584">
            <w:pPr>
              <w:tabs>
                <w:tab w:val="left" w:pos="5687"/>
              </w:tabs>
              <w:spacing w:line="288" w:lineRule="auto"/>
            </w:pPr>
            <w:ins w:id="80" w:author="lyshimada@gmail.com" w:date="2026-10-22T11:09:00Z" w16du:dateUtc="2026-10-22T14:09:00Z">
              <w:r>
                <w:rPr>
                  <w:rFonts w:eastAsia="Times New Roman" w:cs="Times New Roman"/>
                  <w:highlight w:val="white"/>
                </w:rPr>
                <w:t>Projeto Integrador em Computação II</w:t>
              </w:r>
            </w:ins>
          </w:p>
        </w:tc>
      </w:tr>
      <w:tr w:rsidR="00991584" w14:paraId="03628275" w14:textId="77777777" w:rsidTr="00991584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E21F2EC" w14:textId="284F86D0" w:rsidR="00991584" w:rsidRPr="00A94710" w:rsidRDefault="00991584" w:rsidP="00991584">
            <w:pPr>
              <w:tabs>
                <w:tab w:val="left" w:pos="5687"/>
              </w:tabs>
              <w:spacing w:line="288" w:lineRule="auto"/>
            </w:pPr>
            <w:r w:rsidRPr="00A94710">
              <w:rPr>
                <w:rFonts w:eastAsia="Times New Roman" w:cs="Times New Roman"/>
                <w:b/>
              </w:rPr>
              <w:t>Orientador do PI</w:t>
            </w:r>
          </w:p>
        </w:tc>
        <w:tc>
          <w:tcPr>
            <w:tcW w:w="6797" w:type="dxa"/>
            <w:vAlign w:val="center"/>
          </w:tcPr>
          <w:p w14:paraId="57712039" w14:textId="3C667F23" w:rsidR="00991584" w:rsidRPr="00A94710" w:rsidRDefault="0079415F" w:rsidP="00991584">
            <w:pPr>
              <w:tabs>
                <w:tab w:val="left" w:pos="5687"/>
              </w:tabs>
              <w:spacing w:line="288" w:lineRule="auto"/>
            </w:pPr>
            <w:ins w:id="81" w:author="lyshimada@gmail.com" w:date="2026-10-22T11:01:00Z" w16du:dateUtc="2026-10-22T14:01:00Z">
              <w:r>
                <w:rPr>
                  <w:rFonts w:eastAsia="Times New Roman" w:cs="Times New Roman"/>
                  <w:highlight w:val="white"/>
                </w:rPr>
                <w:t>Amanda Silva</w:t>
              </w:r>
              <w:r w:rsidR="00F739AD">
                <w:rPr>
                  <w:rFonts w:eastAsia="Times New Roman" w:cs="Times New Roman"/>
                  <w:highlight w:val="white"/>
                </w:rPr>
                <w:t xml:space="preserve"> do Carmo </w:t>
              </w:r>
            </w:ins>
          </w:p>
        </w:tc>
      </w:tr>
      <w:tr w:rsidR="00991584" w14:paraId="406A5D7B" w14:textId="77777777" w:rsidTr="00991584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4C3B811" w14:textId="5634C0E9" w:rsidR="00991584" w:rsidRPr="00A94710" w:rsidRDefault="00991584" w:rsidP="00991584">
            <w:pPr>
              <w:tabs>
                <w:tab w:val="left" w:pos="5687"/>
              </w:tabs>
              <w:spacing w:line="288" w:lineRule="auto"/>
            </w:pPr>
            <w:r w:rsidRPr="00A94710">
              <w:rPr>
                <w:rFonts w:eastAsia="Times New Roman" w:cs="Times New Roman"/>
                <w:b/>
                <w:bCs/>
              </w:rPr>
              <w:t>Título do trabalho</w:t>
            </w:r>
          </w:p>
        </w:tc>
        <w:tc>
          <w:tcPr>
            <w:tcW w:w="6797" w:type="dxa"/>
            <w:vAlign w:val="center"/>
          </w:tcPr>
          <w:p w14:paraId="737949C7" w14:textId="561A0D7C" w:rsidR="00991584" w:rsidRPr="00A94710" w:rsidRDefault="000344D6" w:rsidP="00991584">
            <w:pPr>
              <w:tabs>
                <w:tab w:val="left" w:pos="5687"/>
              </w:tabs>
              <w:spacing w:line="288" w:lineRule="auto"/>
            </w:pPr>
            <w:ins w:id="82" w:author="lyshimada@gmail.com" w:date="2026-10-22T10:53:00Z" w16du:dateUtc="2026-10-22T13:53:00Z">
              <w:r>
                <w:rPr>
                  <w:rFonts w:eastAsia="Times New Roman" w:cs="Times New Roman"/>
                  <w:highlight w:val="white"/>
                </w:rPr>
                <w:t xml:space="preserve">Implementação de Módulo CRM e Automação de Leads com </w:t>
              </w:r>
              <w:proofErr w:type="spellStart"/>
              <w:r>
                <w:rPr>
                  <w:rFonts w:eastAsia="Times New Roman" w:cs="Times New Roman"/>
                  <w:highlight w:val="white"/>
                </w:rPr>
                <w:t>Next.js</w:t>
              </w:r>
              <w:proofErr w:type="spellEnd"/>
              <w:r>
                <w:rPr>
                  <w:rFonts w:eastAsia="Times New Roman" w:cs="Times New Roman"/>
                  <w:highlight w:val="white"/>
                </w:rPr>
                <w:t xml:space="preserve"> e </w:t>
              </w:r>
              <w:proofErr w:type="spellStart"/>
              <w:r>
                <w:rPr>
                  <w:rFonts w:eastAsia="Times New Roman" w:cs="Times New Roman"/>
                  <w:highlight w:val="white"/>
                </w:rPr>
                <w:t>Firebase</w:t>
              </w:r>
              <w:proofErr w:type="spellEnd"/>
              <w:r>
                <w:rPr>
                  <w:rFonts w:eastAsia="Times New Roman" w:cs="Times New Roman"/>
                  <w:highlight w:val="white"/>
                </w:rPr>
                <w:t xml:space="preserve"> para a empresa PGAVCB</w:t>
              </w:r>
            </w:ins>
          </w:p>
        </w:tc>
      </w:tr>
      <w:tr w:rsidR="00991584" w14:paraId="178EDC90" w14:textId="77777777" w:rsidTr="00991584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4FAE0AF0" w14:textId="33E2A233" w:rsidR="00991584" w:rsidRPr="00A94710" w:rsidRDefault="00991584" w:rsidP="00991584">
            <w:pPr>
              <w:tabs>
                <w:tab w:val="left" w:pos="5687"/>
              </w:tabs>
              <w:spacing w:line="288" w:lineRule="auto"/>
            </w:pPr>
            <w:r w:rsidRPr="00A94710">
              <w:rPr>
                <w:rFonts w:eastAsia="Times New Roman" w:cs="Times New Roman"/>
                <w:b/>
              </w:rPr>
              <w:t>Link do vídeo</w:t>
            </w:r>
          </w:p>
        </w:tc>
        <w:sdt>
          <w:sdtPr>
            <w:rPr>
              <w:rFonts w:eastAsia="Times New Roman" w:cs="Times New Roman"/>
              <w:highlight w:val="white"/>
            </w:rPr>
            <w:alias w:val="Link do vídeo"/>
            <w:tag w:val="Link do vídeo"/>
            <w:id w:val="1716698253"/>
            <w:placeholder>
              <w:docPart w:val="C8A378758DB248628B3CC751AA23FAE3"/>
            </w:placeholder>
            <w:temporary/>
            <w:showingPlcHdr/>
          </w:sdtPr>
          <w:sdtEndPr/>
          <w:sdtContent>
            <w:tc>
              <w:tcPr>
                <w:tcW w:w="6797" w:type="dxa"/>
                <w:vAlign w:val="center"/>
              </w:tcPr>
              <w:p w14:paraId="62E666F6" w14:textId="1875482F" w:rsidR="00991584" w:rsidRPr="00A94710" w:rsidRDefault="00991584" w:rsidP="00991584">
                <w:pPr>
                  <w:tabs>
                    <w:tab w:val="left" w:pos="5687"/>
                  </w:tabs>
                  <w:spacing w:line="288" w:lineRule="auto"/>
                </w:pPr>
                <w:r w:rsidRPr="00A94710">
                  <w:rPr>
                    <w:rStyle w:val="TextodoEspaoReservado"/>
                    <w:i/>
                    <w:iCs/>
                  </w:rPr>
                  <w:t>Indicar o link do vídeo no Youtube</w:t>
                </w:r>
              </w:p>
            </w:tc>
          </w:sdtContent>
        </w:sdt>
      </w:tr>
      <w:tr w:rsidR="007E361A" w14:paraId="0D5BBF62" w14:textId="77777777" w:rsidTr="00991584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25BA2EED" w14:textId="7ED4E741" w:rsidR="007E361A" w:rsidRPr="00E01715" w:rsidRDefault="007E361A" w:rsidP="00991584">
            <w:pPr>
              <w:tabs>
                <w:tab w:val="left" w:pos="5687"/>
              </w:tabs>
              <w:spacing w:line="288" w:lineRule="auto"/>
              <w:rPr>
                <w:rFonts w:eastAsia="Times New Roman" w:cs="Times New Roman"/>
                <w:b/>
              </w:rPr>
            </w:pPr>
            <w:r w:rsidRPr="00E01715">
              <w:rPr>
                <w:rFonts w:eastAsia="Times New Roman" w:cs="Times New Roman"/>
                <w:b/>
              </w:rPr>
              <w:t>Descrição do protótipo e análise da sua viabilidade</w:t>
            </w:r>
            <w:r w:rsidR="00E01715">
              <w:rPr>
                <w:rFonts w:eastAsia="Times New Roman" w:cs="Times New Roman"/>
                <w:b/>
              </w:rPr>
              <w:t xml:space="preserve"> (Até 250 palavras)</w:t>
            </w:r>
          </w:p>
        </w:tc>
        <w:tc>
          <w:tcPr>
            <w:tcW w:w="6797" w:type="dxa"/>
            <w:vAlign w:val="center"/>
          </w:tcPr>
          <w:p w14:paraId="5B5546F7" w14:textId="77777777" w:rsidR="0008402F" w:rsidRPr="000C6B96" w:rsidRDefault="0008402F">
            <w:pPr>
              <w:spacing w:before="100" w:beforeAutospacing="1" w:after="100" w:afterAutospacing="1"/>
              <w:rPr>
                <w:ins w:id="83" w:author="lyshimada@gmail.com" w:date="2026-10-22T11:47:00Z" w16du:dateUtc="2026-10-22T14:47:00Z"/>
                <w:rFonts w:eastAsia="Times New Roman"/>
                <w:color w:val="000000" w:themeColor="text1"/>
                <w:rPrChange w:id="84" w:author="lyshimada@gmail.com" w:date="2026-10-22T11:49:00Z" w16du:dateUtc="2026-10-22T14:49:00Z">
                  <w:rPr>
                    <w:ins w:id="85" w:author="lyshimada@gmail.com" w:date="2026-10-22T11:47:00Z" w16du:dateUtc="2026-10-22T14:47:00Z"/>
                  </w:rPr>
                </w:rPrChange>
              </w:rPr>
              <w:pPrChange w:id="86" w:author="lyshimada@gmail.com" w:date="2026-10-22T11:47:00Z" w16du:dateUtc="2026-10-22T14:47:00Z">
                <w:pPr>
                  <w:pStyle w:val="NormalWeb"/>
                </w:pPr>
              </w:pPrChange>
            </w:pPr>
            <w:ins w:id="87" w:author="lyshimada@gmail.com" w:date="2026-10-22T11:47:00Z" w16du:dateUtc="2026-10-22T14:47:00Z"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88" w:author="lyshimada@gmail.com" w:date="2026-10-22T11:49:00Z" w16du:dateUtc="2026-10-22T14:49:00Z">
                    <w:rPr>
                      <w:rFonts w:ascii="Arial" w:hAnsi="Arial"/>
                    </w:rPr>
                  </w:rPrChange>
                </w:rPr>
                <w:t>​</w:t>
              </w:r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89" w:author="lyshimada@gmail.com" w:date="2026-10-22T11:49:00Z" w16du:dateUtc="2026-10-22T14:49:00Z">
                    <w:rPr/>
                  </w:rPrChange>
                </w:rPr>
                <w:t xml:space="preserve">O protótipo é um sistema web de Gestão de Relacionamento com o Cliente (CRM) integrado a um painel administrativo. Desenvolvido para modernizar o fluxo de atendimento, o sistema utiliza uma arquitetura robusta com </w:t>
              </w:r>
              <w:proofErr w:type="spellStart"/>
              <w:r w:rsidRPr="004F7782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90" w:author="lyshimada@gmail.com" w:date="2026-10-22T11:55:00Z" w16du:dateUtc="2026-10-22T14:55:00Z">
                    <w:rPr/>
                  </w:rPrChange>
                </w:rPr>
                <w:t>Next.js</w:t>
              </w:r>
              <w:proofErr w:type="spellEnd"/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91" w:author="lyshimada@gmail.com" w:date="2026-10-22T11:49:00Z" w16du:dateUtc="2026-10-22T14:49:00Z">
                    <w:rPr/>
                  </w:rPrChange>
                </w:rPr>
                <w:t xml:space="preserve"> no </w:t>
              </w:r>
              <w:proofErr w:type="spellStart"/>
              <w:r w:rsidRPr="004F7782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92" w:author="lyshimada@gmail.com" w:date="2026-10-22T11:55:00Z" w16du:dateUtc="2026-10-22T14:55:00Z">
                    <w:rPr/>
                  </w:rPrChange>
                </w:rPr>
                <w:t>frontend</w:t>
              </w:r>
              <w:proofErr w:type="spellEnd"/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93" w:author="lyshimada@gmail.com" w:date="2026-10-22T11:49:00Z" w16du:dateUtc="2026-10-22T14:49:00Z">
                    <w:rPr/>
                  </w:rPrChange>
                </w:rPr>
                <w:t xml:space="preserve">, </w:t>
              </w:r>
              <w:proofErr w:type="spellStart"/>
              <w:r w:rsidRPr="004F7782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94" w:author="lyshimada@gmail.com" w:date="2026-10-22T11:55:00Z" w16du:dateUtc="2026-10-22T14:55:00Z">
                    <w:rPr/>
                  </w:rPrChange>
                </w:rPr>
                <w:t>FastAPI</w:t>
              </w:r>
              <w:proofErr w:type="spellEnd"/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95" w:author="lyshimada@gmail.com" w:date="2026-10-22T11:49:00Z" w16du:dateUtc="2026-10-22T14:49:00Z">
                    <w:rPr/>
                  </w:rPrChange>
                </w:rPr>
                <w:t xml:space="preserve"> no </w:t>
              </w:r>
              <w:proofErr w:type="spellStart"/>
              <w:r w:rsidRPr="00272F0B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96" w:author="lyshimada@gmail.com" w:date="2026-10-22T11:54:00Z" w16du:dateUtc="2026-10-22T14:54:00Z">
                    <w:rPr/>
                  </w:rPrChange>
                </w:rPr>
                <w:t>backend</w:t>
              </w:r>
              <w:proofErr w:type="spellEnd"/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97" w:author="lyshimada@gmail.com" w:date="2026-10-22T11:49:00Z" w16du:dateUtc="2026-10-22T14:49:00Z">
                    <w:rPr/>
                  </w:rPrChange>
                </w:rPr>
                <w:t xml:space="preserve"> e Google </w:t>
              </w:r>
              <w:proofErr w:type="spellStart"/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98" w:author="lyshimada@gmail.com" w:date="2026-10-22T11:49:00Z" w16du:dateUtc="2026-10-22T14:49:00Z">
                    <w:rPr/>
                  </w:rPrChange>
                </w:rPr>
                <w:t>Firebase</w:t>
              </w:r>
              <w:proofErr w:type="spellEnd"/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99" w:author="lyshimada@gmail.com" w:date="2026-10-22T11:49:00Z" w16du:dateUtc="2026-10-22T14:49:00Z">
                    <w:rPr/>
                  </w:rPrChange>
                </w:rPr>
                <w:t xml:space="preserve"> para hospedagem de banco de dados em nuvem.</w:t>
              </w:r>
            </w:ins>
          </w:p>
          <w:p w14:paraId="7A6960A5" w14:textId="77777777" w:rsidR="0008402F" w:rsidRPr="000C6B96" w:rsidRDefault="0008402F" w:rsidP="0008402F">
            <w:pPr>
              <w:spacing w:before="100" w:beforeAutospacing="1" w:after="100" w:afterAutospacing="1"/>
              <w:rPr>
                <w:ins w:id="100" w:author="lyshimada@gmail.com" w:date="2026-10-22T11:48:00Z" w16du:dateUtc="2026-10-22T14:48:00Z"/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rPrChange w:id="101" w:author="lyshimada@gmail.com" w:date="2026-10-22T11:49:00Z" w16du:dateUtc="2026-10-22T14:49:00Z">
                  <w:rPr>
                    <w:ins w:id="102" w:author="lyshimada@gmail.com" w:date="2026-10-22T11:48:00Z" w16du:dateUtc="2026-10-22T14:48:00Z"/>
                    <w:rFonts w:ascii="Times New Roman" w:eastAsia="Times New Roman" w:hAnsi="Times New Roman" w:cs="Times New Roman"/>
                    <w:sz w:val="24"/>
                    <w:szCs w:val="24"/>
                  </w:rPr>
                </w:rPrChange>
              </w:rPr>
            </w:pPr>
            <w:ins w:id="103" w:author="lyshimada@gmail.com" w:date="2026-10-22T11:47:00Z" w16du:dateUtc="2026-10-22T14:47:00Z"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104" w:author="lyshimada@gmail.com" w:date="2026-10-22T11:49:00Z" w16du:dateUtc="2026-10-22T14:49:00Z">
                    <w:rPr/>
                  </w:rPrChange>
                </w:rPr>
                <w:t xml:space="preserve">​Suas principais funcionalidades incluem um funil de vendas multiusuário, que permite o trabalho simultâneo de vários atendentes, e a automação de cadastros de empresas (CNPJ) através da integração com a </w:t>
              </w:r>
              <w:proofErr w:type="spellStart"/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105" w:author="lyshimada@gmail.com" w:date="2026-10-22T11:49:00Z" w16du:dateUtc="2026-10-22T14:49:00Z">
                    <w:rPr/>
                  </w:rPrChange>
                </w:rPr>
                <w:t>BrasilAPI</w:t>
              </w:r>
              <w:proofErr w:type="spellEnd"/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106" w:author="lyshimada@gmail.com" w:date="2026-10-22T11:49:00Z" w16du:dateUtc="2026-10-22T14:49:00Z">
                    <w:rPr/>
                  </w:rPrChange>
                </w:rPr>
                <w:t xml:space="preserve">, reduzindo o tempo de preenchimento para poucos segundos. Além disso, o </w:t>
              </w:r>
              <w:r w:rsidRPr="005A7D3C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107" w:author="lyshimada@gmail.com" w:date="2026-10-22T11:54:00Z" w16du:dateUtc="2026-10-22T14:54:00Z">
                    <w:rPr/>
                  </w:rPrChange>
                </w:rPr>
                <w:t>software</w:t>
              </w:r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108" w:author="lyshimada@gmail.com" w:date="2026-10-22T11:49:00Z" w16du:dateUtc="2026-10-22T14:49:00Z">
                    <w:rPr/>
                  </w:rPrChange>
                </w:rPr>
                <w:t xml:space="preserve"> foi construído seguindo regras de acessibilidade digital e possui qualidade validada por meio de testes automatizados integrados ao GitHub.</w:t>
              </w:r>
            </w:ins>
          </w:p>
          <w:p w14:paraId="0268C60D" w14:textId="004BE3A8" w:rsidR="0008402F" w:rsidRPr="000C6B96" w:rsidRDefault="0008402F">
            <w:pPr>
              <w:spacing w:before="100" w:beforeAutospacing="1" w:after="100" w:afterAutospacing="1"/>
              <w:rPr>
                <w:ins w:id="109" w:author="lyshimada@gmail.com" w:date="2026-10-22T11:47:00Z" w16du:dateUtc="2026-10-22T14:47:00Z"/>
                <w:rFonts w:eastAsia="Times New Roman"/>
                <w:color w:val="000000" w:themeColor="text1"/>
                <w:rPrChange w:id="110" w:author="lyshimada@gmail.com" w:date="2026-10-22T11:49:00Z" w16du:dateUtc="2026-10-22T14:49:00Z">
                  <w:rPr>
                    <w:ins w:id="111" w:author="lyshimada@gmail.com" w:date="2026-10-22T11:47:00Z" w16du:dateUtc="2026-10-22T14:47:00Z"/>
                  </w:rPr>
                </w:rPrChange>
              </w:rPr>
              <w:pPrChange w:id="112" w:author="lyshimada@gmail.com" w:date="2026-10-22T11:47:00Z" w16du:dateUtc="2026-10-22T14:47:00Z">
                <w:pPr>
                  <w:pStyle w:val="NormalWeb"/>
                </w:pPr>
              </w:pPrChange>
            </w:pPr>
            <w:ins w:id="113" w:author="lyshimada@gmail.com" w:date="2026-10-22T11:47:00Z" w16du:dateUtc="2026-10-22T14:47:00Z"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114" w:author="lyshimada@gmail.com" w:date="2026-10-22T11:49:00Z" w16du:dateUtc="2026-10-22T14:49:00Z">
                    <w:rPr/>
                  </w:rPrChange>
                </w:rPr>
                <w:t>A viabilidade do projeto é altíssima e já comprovada na prática, visto que o sistema foi totalmente implementado e está em funcionamento com sucesso.</w:t>
              </w:r>
            </w:ins>
          </w:p>
          <w:p w14:paraId="08829686" w14:textId="77777777" w:rsidR="0008402F" w:rsidRPr="000C6B96" w:rsidRDefault="0008402F">
            <w:pPr>
              <w:spacing w:before="100" w:beforeAutospacing="1" w:after="100" w:afterAutospacing="1"/>
              <w:rPr>
                <w:ins w:id="115" w:author="lyshimada@gmail.com" w:date="2026-10-22T11:47:00Z" w16du:dateUtc="2026-10-22T14:47:00Z"/>
                <w:rFonts w:eastAsia="Times New Roman"/>
                <w:color w:val="000000" w:themeColor="text1"/>
                <w:rPrChange w:id="116" w:author="lyshimada@gmail.com" w:date="2026-10-22T11:49:00Z" w16du:dateUtc="2026-10-22T14:49:00Z">
                  <w:rPr>
                    <w:ins w:id="117" w:author="lyshimada@gmail.com" w:date="2026-10-22T11:47:00Z" w16du:dateUtc="2026-10-22T14:47:00Z"/>
                  </w:rPr>
                </w:rPrChange>
              </w:rPr>
              <w:pPrChange w:id="118" w:author="lyshimada@gmail.com" w:date="2026-10-22T11:47:00Z" w16du:dateUtc="2026-10-22T14:47:00Z">
                <w:pPr>
                  <w:pStyle w:val="NormalWeb"/>
                </w:pPr>
              </w:pPrChange>
            </w:pPr>
            <w:ins w:id="119" w:author="lyshimada@gmail.com" w:date="2026-10-22T11:47:00Z" w16du:dateUtc="2026-10-22T14:47:00Z"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120" w:author="lyshimada@gmail.com" w:date="2026-10-22T11:49:00Z" w16du:dateUtc="2026-10-22T14:49:00Z">
                    <w:rPr/>
                  </w:rPrChange>
                </w:rPr>
                <w:lastRenderedPageBreak/>
                <w:t xml:space="preserve">​Tecnicamente, o uso de tecnologias em nuvem e APIs externas demonstra uma solução escalável e de fácil manutenção. Do ponto de vista de negócios e operacional, o sistema resolveu gargalos críticos da empresa, como a lentidão nas respostas via </w:t>
              </w:r>
              <w:r w:rsidRPr="004F7782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121" w:author="lyshimada@gmail.com" w:date="2026-10-22T11:55:00Z" w16du:dateUtc="2026-10-22T14:55:00Z">
                    <w:rPr/>
                  </w:rPrChange>
                </w:rPr>
                <w:t>WhatsApp</w:t>
              </w:r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122" w:author="lyshimada@gmail.com" w:date="2026-10-22T11:49:00Z" w16du:dateUtc="2026-10-22T14:49:00Z">
                    <w:rPr/>
                  </w:rPrChange>
                </w:rPr>
                <w:t xml:space="preserve"> e a desorganização na distribuição de chamados. A aplicação da metodologia </w:t>
              </w:r>
              <w:r w:rsidRPr="004F7782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123" w:author="lyshimada@gmail.com" w:date="2026-10-22T11:55:00Z" w16du:dateUtc="2026-10-22T14:55:00Z">
                    <w:rPr/>
                  </w:rPrChange>
                </w:rPr>
                <w:t xml:space="preserve">Design </w:t>
              </w:r>
              <w:proofErr w:type="spellStart"/>
              <w:r w:rsidRPr="004F7782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124" w:author="lyshimada@gmail.com" w:date="2026-10-22T11:55:00Z" w16du:dateUtc="2026-10-22T14:55:00Z">
                    <w:rPr/>
                  </w:rPrChange>
                </w:rPr>
                <w:t>Thinking</w:t>
              </w:r>
              <w:proofErr w:type="spellEnd"/>
              <w:r w:rsidRPr="004F7782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  <w:sz w:val="24"/>
                  <w:szCs w:val="24"/>
                  <w:rPrChange w:id="125" w:author="lyshimada@gmail.com" w:date="2026-10-22T11:55:00Z" w16du:dateUtc="2026-10-22T14:55:00Z">
                    <w:rPr/>
                  </w:rPrChange>
                </w:rPr>
                <w:t xml:space="preserve"> </w:t>
              </w:r>
              <w:r w:rsidRPr="000C6B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rPrChange w:id="126" w:author="lyshimada@gmail.com" w:date="2026-10-22T11:49:00Z" w16du:dateUtc="2026-10-22T14:49:00Z">
                    <w:rPr/>
                  </w:rPrChange>
                </w:rPr>
                <w:t>garantiu que o produto final fosse perfeitamente aderente às necessidades da equipe. Como resultado, a ferramenta obteve forte aprovação da administração da PG AVCB, entregando viabilidade econômica e operacional clara através do ganho imediato de tempo na emissão de orçamentos e do controle aprimorado sobre os processos de vistoria.</w:t>
              </w:r>
            </w:ins>
          </w:p>
          <w:p w14:paraId="72A70AF1" w14:textId="0B26674A" w:rsidR="00D655DE" w:rsidRPr="000C6B96" w:rsidRDefault="00D655DE" w:rsidP="00991584">
            <w:pPr>
              <w:tabs>
                <w:tab w:val="left" w:pos="5687"/>
              </w:tabs>
              <w:spacing w:line="288" w:lineRule="auto"/>
              <w:rPr>
                <w:rFonts w:eastAsia="Times New Roman" w:cs="Times New Roman"/>
                <w:color w:val="000000" w:themeColor="text1"/>
                <w:highlight w:val="yellow"/>
                <w:rPrChange w:id="127" w:author="lyshimada@gmail.com" w:date="2026-10-22T11:49:00Z" w16du:dateUtc="2026-10-22T14:49:00Z">
                  <w:rPr>
                    <w:rFonts w:eastAsia="Times New Roman" w:cs="Times New Roman"/>
                    <w:highlight w:val="yellow"/>
                  </w:rPr>
                </w:rPrChange>
              </w:rPr>
            </w:pPr>
          </w:p>
        </w:tc>
      </w:tr>
    </w:tbl>
    <w:p w14:paraId="735C300E" w14:textId="77777777" w:rsidR="00991584" w:rsidRPr="00870CB9" w:rsidRDefault="00991584" w:rsidP="008931D1">
      <w:pPr>
        <w:tabs>
          <w:tab w:val="left" w:pos="5687"/>
        </w:tabs>
        <w:spacing w:line="360" w:lineRule="auto"/>
      </w:pPr>
    </w:p>
    <w:sectPr w:rsidR="00991584" w:rsidRPr="00870CB9" w:rsidSect="009523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1418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06C9" w14:textId="77777777" w:rsidR="00752C77" w:rsidRDefault="00752C77" w:rsidP="009523B7">
      <w:pPr>
        <w:spacing w:line="240" w:lineRule="auto"/>
      </w:pPr>
      <w:r>
        <w:separator/>
      </w:r>
    </w:p>
  </w:endnote>
  <w:endnote w:type="continuationSeparator" w:id="0">
    <w:p w14:paraId="7011968E" w14:textId="77777777" w:rsidR="00752C77" w:rsidRDefault="00752C77" w:rsidP="009523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882B" w14:textId="77777777" w:rsidR="007E361A" w:rsidRDefault="007E36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D35E" w14:textId="77777777" w:rsidR="007E361A" w:rsidRDefault="007E361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ED2" w14:textId="77777777" w:rsidR="007E361A" w:rsidRDefault="007E36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EF252" w14:textId="77777777" w:rsidR="00752C77" w:rsidRDefault="00752C77" w:rsidP="009523B7">
      <w:pPr>
        <w:spacing w:line="240" w:lineRule="auto"/>
      </w:pPr>
      <w:r>
        <w:separator/>
      </w:r>
    </w:p>
  </w:footnote>
  <w:footnote w:type="continuationSeparator" w:id="0">
    <w:p w14:paraId="3C8A7D69" w14:textId="77777777" w:rsidR="00752C77" w:rsidRDefault="00752C77" w:rsidP="009523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CFA1" w14:textId="77777777" w:rsidR="007E361A" w:rsidRDefault="007E36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7DC7D" w14:textId="77777777" w:rsidR="009523B7" w:rsidRPr="00240E10" w:rsidRDefault="009523B7" w:rsidP="009523B7">
    <w:pPr>
      <w:pBdr>
        <w:right w:val="single" w:sz="24" w:space="4" w:color="D13239"/>
      </w:pBdr>
      <w:spacing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749385D" wp14:editId="3F0407ED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0E10">
      <w:rPr>
        <w:sz w:val="20"/>
        <w:szCs w:val="20"/>
      </w:rPr>
      <w:t>PROJETO</w:t>
    </w:r>
  </w:p>
  <w:p w14:paraId="3AD26741" w14:textId="77777777" w:rsidR="009523B7" w:rsidRPr="00240E10" w:rsidRDefault="009523B7" w:rsidP="009523B7">
    <w:pPr>
      <w:pBdr>
        <w:right w:val="single" w:sz="24" w:space="4" w:color="D13239"/>
      </w:pBdr>
      <w:spacing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34CFE9CD" w14:textId="77777777" w:rsidR="009523B7" w:rsidRPr="00687F65" w:rsidRDefault="009523B7" w:rsidP="009523B7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DC507FB" w14:textId="77777777" w:rsidR="009523B7" w:rsidRDefault="009523B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E8B6" w14:textId="77777777" w:rsidR="007E361A" w:rsidRDefault="007E361A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yshimada@gmail.com">
    <w15:presenceInfo w15:providerId="Windows Live" w15:userId="e84285cfd5975b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trackRevision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96C90D"/>
    <w:rsid w:val="0002689A"/>
    <w:rsid w:val="000344D6"/>
    <w:rsid w:val="00041F37"/>
    <w:rsid w:val="0008402F"/>
    <w:rsid w:val="000C6B96"/>
    <w:rsid w:val="000E355A"/>
    <w:rsid w:val="00132807"/>
    <w:rsid w:val="00181C4B"/>
    <w:rsid w:val="001C3758"/>
    <w:rsid w:val="001C65A5"/>
    <w:rsid w:val="001D7FA1"/>
    <w:rsid w:val="00214B2C"/>
    <w:rsid w:val="00234A1A"/>
    <w:rsid w:val="00254319"/>
    <w:rsid w:val="00272F0B"/>
    <w:rsid w:val="00273B24"/>
    <w:rsid w:val="002C48FA"/>
    <w:rsid w:val="002D58AB"/>
    <w:rsid w:val="00312050"/>
    <w:rsid w:val="003609D6"/>
    <w:rsid w:val="003C4B52"/>
    <w:rsid w:val="004F3278"/>
    <w:rsid w:val="004F7782"/>
    <w:rsid w:val="00525289"/>
    <w:rsid w:val="00531C5A"/>
    <w:rsid w:val="00550134"/>
    <w:rsid w:val="005A45B4"/>
    <w:rsid w:val="005A7D3C"/>
    <w:rsid w:val="006150F1"/>
    <w:rsid w:val="00615EAF"/>
    <w:rsid w:val="006265F3"/>
    <w:rsid w:val="00740F73"/>
    <w:rsid w:val="00752C77"/>
    <w:rsid w:val="0079415F"/>
    <w:rsid w:val="007D4088"/>
    <w:rsid w:val="007D47C0"/>
    <w:rsid w:val="007E361A"/>
    <w:rsid w:val="00870357"/>
    <w:rsid w:val="00870CB9"/>
    <w:rsid w:val="00872800"/>
    <w:rsid w:val="008931D1"/>
    <w:rsid w:val="008B69F1"/>
    <w:rsid w:val="008E3F50"/>
    <w:rsid w:val="00940625"/>
    <w:rsid w:val="00940A94"/>
    <w:rsid w:val="009523B7"/>
    <w:rsid w:val="00974B5D"/>
    <w:rsid w:val="00982168"/>
    <w:rsid w:val="009847DA"/>
    <w:rsid w:val="00991584"/>
    <w:rsid w:val="009B16A6"/>
    <w:rsid w:val="009F74BC"/>
    <w:rsid w:val="00A11854"/>
    <w:rsid w:val="00A2702E"/>
    <w:rsid w:val="00A50A8F"/>
    <w:rsid w:val="00A94710"/>
    <w:rsid w:val="00B43963"/>
    <w:rsid w:val="00B63A68"/>
    <w:rsid w:val="00BC44A4"/>
    <w:rsid w:val="00BD0FEB"/>
    <w:rsid w:val="00BF2405"/>
    <w:rsid w:val="00C47471"/>
    <w:rsid w:val="00C87DB4"/>
    <w:rsid w:val="00C919C3"/>
    <w:rsid w:val="00CC6F81"/>
    <w:rsid w:val="00CE5768"/>
    <w:rsid w:val="00CE6DE4"/>
    <w:rsid w:val="00D05B49"/>
    <w:rsid w:val="00D0718F"/>
    <w:rsid w:val="00D63C0C"/>
    <w:rsid w:val="00D655DE"/>
    <w:rsid w:val="00D8024D"/>
    <w:rsid w:val="00DF4A36"/>
    <w:rsid w:val="00E01715"/>
    <w:rsid w:val="00E56C93"/>
    <w:rsid w:val="00E7219A"/>
    <w:rsid w:val="00E95BC3"/>
    <w:rsid w:val="00F03919"/>
    <w:rsid w:val="00F34449"/>
    <w:rsid w:val="00F739AD"/>
    <w:rsid w:val="00F84E4D"/>
    <w:rsid w:val="00F908FC"/>
    <w:rsid w:val="00FB14A9"/>
    <w:rsid w:val="00FC301B"/>
    <w:rsid w:val="00FF683F"/>
    <w:rsid w:val="15A4604E"/>
    <w:rsid w:val="2440C55A"/>
    <w:rsid w:val="2BFE96E0"/>
    <w:rsid w:val="2D96C90D"/>
    <w:rsid w:val="3E0E46EF"/>
    <w:rsid w:val="4B285D31"/>
    <w:rsid w:val="7BEA1CC4"/>
    <w:rsid w:val="7C21E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4AE17C"/>
  <w15:docId w15:val="{C634BB9B-20DE-461D-A944-A8D58EB2D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050"/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A11854"/>
    <w:rPr>
      <w:color w:val="808080"/>
    </w:rPr>
  </w:style>
  <w:style w:type="paragraph" w:styleId="Cabealho">
    <w:name w:val="header"/>
    <w:basedOn w:val="Normal"/>
    <w:link w:val="CabealhoChar"/>
    <w:unhideWhenUsed/>
    <w:rsid w:val="009523B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9523B7"/>
  </w:style>
  <w:style w:type="paragraph" w:styleId="Rodap">
    <w:name w:val="footer"/>
    <w:basedOn w:val="Normal"/>
    <w:link w:val="RodapChar"/>
    <w:uiPriority w:val="99"/>
    <w:unhideWhenUsed/>
    <w:rsid w:val="009523B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23B7"/>
  </w:style>
  <w:style w:type="character" w:customStyle="1" w:styleId="Itlico">
    <w:name w:val="Itálico"/>
    <w:basedOn w:val="Fontepargpadro"/>
    <w:uiPriority w:val="1"/>
    <w:rsid w:val="00615EAF"/>
    <w:rPr>
      <w:i/>
    </w:rPr>
  </w:style>
  <w:style w:type="table" w:styleId="Tabelacomgrade">
    <w:name w:val="Table Grid"/>
    <w:basedOn w:val="Tabelanormal"/>
    <w:uiPriority w:val="39"/>
    <w:rsid w:val="009915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4F3278"/>
    <w:pPr>
      <w:spacing w:line="240" w:lineRule="auto"/>
    </w:pPr>
    <w:rPr>
      <w:rFonts w:ascii="Trebuchet MS" w:hAnsi="Trebuchet MS"/>
    </w:rPr>
  </w:style>
  <w:style w:type="paragraph" w:styleId="NormalWeb">
    <w:name w:val="Normal (Web)"/>
    <w:basedOn w:val="Normal"/>
    <w:uiPriority w:val="99"/>
    <w:semiHidden/>
    <w:unhideWhenUsed/>
    <w:rsid w:val="000840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2.xml" /><Relationship Id="rId18" Type="http://schemas.openxmlformats.org/officeDocument/2006/relationships/glossaryDocument" Target="glossary/document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oter" Target="footer1.xml" /><Relationship Id="rId17" Type="http://schemas.microsoft.com/office/2011/relationships/people" Target="people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2.xml" /><Relationship Id="rId5" Type="http://schemas.openxmlformats.org/officeDocument/2006/relationships/styles" Target="styl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19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endnotes" Target="endnotes.xml" /><Relationship Id="rId14" Type="http://schemas.openxmlformats.org/officeDocument/2006/relationships/header" Target="header3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A378758DB248628B3CC751AA23FA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49609E-02B6-438B-BAC2-D824CC23713E}"/>
      </w:docPartPr>
      <w:docPartBody>
        <w:p w:rsidR="00F27EBC" w:rsidRDefault="00F27EBC" w:rsidP="00F27EBC">
          <w:pPr>
            <w:pStyle w:val="C8A378758DB248628B3CC751AA23FAE32"/>
          </w:pPr>
          <w:r w:rsidRPr="00A94710">
            <w:rPr>
              <w:rStyle w:val="TextodoEspaoReservado"/>
              <w:i/>
              <w:iCs/>
            </w:rPr>
            <w:t>Indicar o link do vídeo no Youtube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44"/>
    <w:rsid w:val="00087A44"/>
    <w:rsid w:val="002A7556"/>
    <w:rsid w:val="003D545A"/>
    <w:rsid w:val="007A26F1"/>
    <w:rsid w:val="00870357"/>
    <w:rsid w:val="00BA0401"/>
    <w:rsid w:val="00D35EAD"/>
    <w:rsid w:val="00D66B6F"/>
    <w:rsid w:val="00E17A17"/>
    <w:rsid w:val="00E72A2B"/>
    <w:rsid w:val="00F27EBC"/>
    <w:rsid w:val="00F83E72"/>
    <w:rsid w:val="00F87682"/>
    <w:rsid w:val="00FF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F27EBC"/>
    <w:rPr>
      <w:color w:val="808080"/>
    </w:rPr>
  </w:style>
  <w:style w:type="paragraph" w:customStyle="1" w:styleId="C8A378758DB248628B3CC751AA23FAE32">
    <w:name w:val="C8A378758DB248628B3CC751AA23FAE32"/>
    <w:rsid w:val="00F27EBC"/>
    <w:pPr>
      <w:spacing w:after="0" w:line="276" w:lineRule="auto"/>
    </w:pPr>
    <w:rPr>
      <w:rFonts w:ascii="Trebuchet MS" w:eastAsia="Arial" w:hAnsi="Trebuchet MS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558155-5f89-447f-b0f0-b1bb6edc6c17">
      <Terms xmlns="http://schemas.microsoft.com/office/infopath/2007/PartnerControls"/>
    </lcf76f155ced4ddcb4097134ff3c332f>
    <TaxCatchAll xmlns="d3156468-e73c-4e8b-9bf0-27433d6c4f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505E0D15B8843A55A6BE152E53B6A" ma:contentTypeVersion="15" ma:contentTypeDescription="Crie um novo documento." ma:contentTypeScope="" ma:versionID="240ad287e3f6e96a030c3a684b4a6292">
  <xsd:schema xmlns:xsd="http://www.w3.org/2001/XMLSchema" xmlns:xs="http://www.w3.org/2001/XMLSchema" xmlns:p="http://schemas.microsoft.com/office/2006/metadata/properties" xmlns:ns2="21558155-5f89-447f-b0f0-b1bb6edc6c17" xmlns:ns3="d3156468-e73c-4e8b-9bf0-27433d6c4f8c" targetNamespace="http://schemas.microsoft.com/office/2006/metadata/properties" ma:root="true" ma:fieldsID="36c434dbed62a59320978be50b014cc9" ns2:_="" ns3:_="">
    <xsd:import namespace="21558155-5f89-447f-b0f0-b1bb6edc6c17"/>
    <xsd:import namespace="d3156468-e73c-4e8b-9bf0-27433d6c4f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58155-5f89-447f-b0f0-b1bb6edc6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480c80b-fff7-4d94-874e-4c2a310a21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56468-e73c-4e8b-9bf0-27433d6c4f8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46b584-c597-4da0-b95e-74c7a2a28703}" ma:internalName="TaxCatchAll" ma:showField="CatchAllData" ma:web="d3156468-e73c-4e8b-9bf0-27433d6c4f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CC3666-F4AB-4FEC-A207-7EF2598C6C6F}">
  <ds:schemaRefs>
    <ds:schemaRef ds:uri="http://schemas.microsoft.com/office/2006/metadata/properties"/>
    <ds:schemaRef ds:uri="http://www.w3.org/2000/xmlns/"/>
    <ds:schemaRef ds:uri="21558155-5f89-447f-b0f0-b1bb6edc6c17"/>
    <ds:schemaRef ds:uri="http://schemas.microsoft.com/office/infopath/2007/PartnerControls"/>
    <ds:schemaRef ds:uri="d3156468-e73c-4e8b-9bf0-27433d6c4f8c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E089F702-D5E2-4D88-AFEB-6A08CA511D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D5B574-BE1E-4458-95A1-58E598D74683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11B4AD34-54B8-4401-8B14-40A8626BB12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1558155-5f89-447f-b0f0-b1bb6edc6c17"/>
    <ds:schemaRef ds:uri="d3156468-e73c-4e8b-9bf0-27433d6c4f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lyshimada@gmail.com</cp:lastModifiedBy>
  <cp:revision>2</cp:revision>
  <dcterms:created xsi:type="dcterms:W3CDTF">2026-10-22T14:57:00Z</dcterms:created>
  <dcterms:modified xsi:type="dcterms:W3CDTF">2026-10-22T14:57:00Z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46e80c5c-07b0-430d-9b9b-866f42ac2ff2</vt:lpwstr>
  </property>
</Properties>
</file>